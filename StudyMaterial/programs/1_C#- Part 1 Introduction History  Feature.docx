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1F8" w:rsidRDefault="00E641F8" w:rsidP="00E641F8">
      <w:pPr>
        <w:rPr>
          <w:lang w:val="en-IN"/>
        </w:rPr>
      </w:pPr>
    </w:p>
    <w:p w:rsidR="00E641F8" w:rsidRPr="00E641F8" w:rsidRDefault="00E641F8" w:rsidP="00E641F8">
      <w:pPr>
        <w:jc w:val="center"/>
        <w:rPr>
          <w:b/>
          <w:sz w:val="40"/>
          <w:szCs w:val="40"/>
          <w:u w:val="single"/>
          <w:lang w:val="en-IN"/>
        </w:rPr>
      </w:pPr>
      <w:r w:rsidRPr="00E641F8">
        <w:rPr>
          <w:b/>
          <w:sz w:val="40"/>
          <w:szCs w:val="40"/>
          <w:u w:val="single"/>
          <w:lang w:val="en-IN"/>
        </w:rPr>
        <w:t>Introduction to C#</w:t>
      </w:r>
    </w:p>
    <w:p w:rsidR="00E641F8" w:rsidRDefault="00E641F8" w:rsidP="00E641F8">
      <w:pPr>
        <w:rPr>
          <w:lang w:val="en-IN"/>
        </w:rPr>
      </w:pP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What is C</w:t>
      </w:r>
      <w:proofErr w:type="gramStart"/>
      <w:r w:rsidRPr="00E641F8">
        <w:rPr>
          <w:lang w:val="en-IN"/>
        </w:rPr>
        <w:t>#</w:t>
      </w:r>
      <w:proofErr w:type="gramEnd"/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C# is pronounced as "C-Sharp". It is an object-oriented programming language provided by Microsoft that runs on .Net Framework.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By the help of C# programming language, we can develop different types of secured and robust applications:</w:t>
      </w:r>
    </w:p>
    <w:p w:rsidR="00E641F8" w:rsidRPr="00E641F8" w:rsidRDefault="00E641F8" w:rsidP="00E641F8">
      <w:pPr>
        <w:numPr>
          <w:ilvl w:val="0"/>
          <w:numId w:val="1"/>
        </w:numPr>
        <w:rPr>
          <w:lang w:val="en-IN"/>
        </w:rPr>
      </w:pPr>
      <w:r w:rsidRPr="00E641F8">
        <w:rPr>
          <w:lang w:val="en-IN"/>
        </w:rPr>
        <w:t>Window applications</w:t>
      </w:r>
    </w:p>
    <w:p w:rsidR="00E641F8" w:rsidRPr="00E641F8" w:rsidRDefault="00E641F8" w:rsidP="00E641F8">
      <w:pPr>
        <w:numPr>
          <w:ilvl w:val="0"/>
          <w:numId w:val="1"/>
        </w:numPr>
        <w:rPr>
          <w:lang w:val="en-IN"/>
        </w:rPr>
      </w:pPr>
      <w:r w:rsidRPr="00E641F8">
        <w:rPr>
          <w:lang w:val="en-IN"/>
        </w:rPr>
        <w:t>Web applications</w:t>
      </w:r>
    </w:p>
    <w:p w:rsidR="00E641F8" w:rsidRPr="00E641F8" w:rsidRDefault="00E641F8" w:rsidP="00E641F8">
      <w:pPr>
        <w:numPr>
          <w:ilvl w:val="0"/>
          <w:numId w:val="1"/>
        </w:numPr>
        <w:rPr>
          <w:lang w:val="en-IN"/>
        </w:rPr>
      </w:pPr>
      <w:r w:rsidRPr="00E641F8">
        <w:rPr>
          <w:lang w:val="en-IN"/>
        </w:rPr>
        <w:t>Distributed applications</w:t>
      </w:r>
    </w:p>
    <w:p w:rsidR="00E641F8" w:rsidRPr="00E641F8" w:rsidRDefault="00E641F8" w:rsidP="00E641F8">
      <w:pPr>
        <w:numPr>
          <w:ilvl w:val="0"/>
          <w:numId w:val="1"/>
        </w:numPr>
        <w:rPr>
          <w:lang w:val="en-IN"/>
        </w:rPr>
      </w:pPr>
      <w:r w:rsidRPr="00E641F8">
        <w:rPr>
          <w:lang w:val="en-IN"/>
        </w:rPr>
        <w:t>Web service applications</w:t>
      </w:r>
    </w:p>
    <w:p w:rsidR="00E641F8" w:rsidRPr="00E641F8" w:rsidRDefault="00E641F8" w:rsidP="00E641F8">
      <w:pPr>
        <w:numPr>
          <w:ilvl w:val="0"/>
          <w:numId w:val="1"/>
        </w:numPr>
        <w:rPr>
          <w:lang w:val="en-IN"/>
        </w:rPr>
      </w:pPr>
      <w:r w:rsidRPr="00E641F8">
        <w:rPr>
          <w:lang w:val="en-IN"/>
        </w:rPr>
        <w:t>Database applications etc.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C# is approved as a standard by ECMA and ISO. C# is designed for CLI (Common Language Infrastructure). CLI is a specification that describes executable code and runtime environment.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C# programming language is influenced by C++, Java, Eiffel, Modula-3, Pascal etc. languages.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C# Example</w:t>
      </w:r>
    </w:p>
    <w:p w:rsidR="00E641F8" w:rsidRPr="00E641F8" w:rsidRDefault="00E641F8" w:rsidP="00E641F8">
      <w:pPr>
        <w:numPr>
          <w:ilvl w:val="0"/>
          <w:numId w:val="2"/>
        </w:numPr>
        <w:rPr>
          <w:lang w:val="en-IN"/>
        </w:rPr>
      </w:pPr>
      <w:r w:rsidRPr="00E641F8">
        <w:rPr>
          <w:b/>
          <w:bCs/>
          <w:lang w:val="en-IN"/>
        </w:rPr>
        <w:t>class</w:t>
      </w:r>
      <w:r w:rsidRPr="00E641F8">
        <w:rPr>
          <w:lang w:val="en-IN"/>
        </w:rPr>
        <w:t> Program  </w:t>
      </w:r>
    </w:p>
    <w:p w:rsidR="00E641F8" w:rsidRPr="00E641F8" w:rsidRDefault="00E641F8" w:rsidP="00E641F8">
      <w:pPr>
        <w:numPr>
          <w:ilvl w:val="0"/>
          <w:numId w:val="2"/>
        </w:numPr>
        <w:rPr>
          <w:lang w:val="en-IN"/>
        </w:rPr>
      </w:pPr>
      <w:r w:rsidRPr="00E641F8">
        <w:rPr>
          <w:lang w:val="en-IN"/>
        </w:rPr>
        <w:t>    {  </w:t>
      </w:r>
    </w:p>
    <w:p w:rsidR="00E641F8" w:rsidRPr="00E641F8" w:rsidRDefault="00E641F8" w:rsidP="00E641F8">
      <w:pPr>
        <w:numPr>
          <w:ilvl w:val="0"/>
          <w:numId w:val="2"/>
        </w:numPr>
        <w:rPr>
          <w:lang w:val="en-IN"/>
        </w:rPr>
      </w:pPr>
      <w:r w:rsidRPr="00E641F8">
        <w:rPr>
          <w:lang w:val="en-IN"/>
        </w:rPr>
        <w:t>        </w:t>
      </w:r>
      <w:r w:rsidRPr="00E641F8">
        <w:rPr>
          <w:b/>
          <w:bCs/>
          <w:lang w:val="en-IN"/>
        </w:rPr>
        <w:t>static</w:t>
      </w:r>
      <w:r w:rsidRPr="00E641F8">
        <w:rPr>
          <w:lang w:val="en-IN"/>
        </w:rPr>
        <w:t> </w:t>
      </w:r>
      <w:r w:rsidRPr="00E641F8">
        <w:rPr>
          <w:b/>
          <w:bCs/>
          <w:lang w:val="en-IN"/>
        </w:rPr>
        <w:t>void</w:t>
      </w:r>
      <w:r w:rsidRPr="00E641F8">
        <w:rPr>
          <w:lang w:val="en-IN"/>
        </w:rPr>
        <w:t> Main(string[] </w:t>
      </w:r>
      <w:proofErr w:type="spellStart"/>
      <w:r w:rsidRPr="00E641F8">
        <w:rPr>
          <w:lang w:val="en-IN"/>
        </w:rPr>
        <w:t>args</w:t>
      </w:r>
      <w:proofErr w:type="spellEnd"/>
      <w:r w:rsidRPr="00E641F8">
        <w:rPr>
          <w:lang w:val="en-IN"/>
        </w:rPr>
        <w:t>)  </w:t>
      </w:r>
    </w:p>
    <w:p w:rsidR="00E641F8" w:rsidRPr="00E641F8" w:rsidRDefault="00E641F8" w:rsidP="00E641F8">
      <w:pPr>
        <w:numPr>
          <w:ilvl w:val="0"/>
          <w:numId w:val="2"/>
        </w:numPr>
        <w:rPr>
          <w:lang w:val="en-IN"/>
        </w:rPr>
      </w:pPr>
      <w:r w:rsidRPr="00E641F8">
        <w:rPr>
          <w:lang w:val="en-IN"/>
        </w:rPr>
        <w:t>            {  </w:t>
      </w:r>
    </w:p>
    <w:p w:rsidR="00E641F8" w:rsidRPr="00E641F8" w:rsidRDefault="00E641F8" w:rsidP="00E641F8">
      <w:pPr>
        <w:numPr>
          <w:ilvl w:val="0"/>
          <w:numId w:val="2"/>
        </w:numPr>
        <w:rPr>
          <w:lang w:val="en-IN"/>
        </w:rPr>
      </w:pPr>
      <w:r w:rsidRPr="00E641F8">
        <w:rPr>
          <w:lang w:val="en-IN"/>
        </w:rPr>
        <w:t>                </w:t>
      </w:r>
      <w:proofErr w:type="spellStart"/>
      <w:proofErr w:type="gramStart"/>
      <w:r w:rsidRPr="00E641F8">
        <w:rPr>
          <w:lang w:val="en-IN"/>
        </w:rPr>
        <w:t>System.Console.WriteLine</w:t>
      </w:r>
      <w:proofErr w:type="spellEnd"/>
      <w:r w:rsidRPr="00E641F8">
        <w:rPr>
          <w:lang w:val="en-IN"/>
        </w:rPr>
        <w:t>(</w:t>
      </w:r>
      <w:proofErr w:type="gramEnd"/>
      <w:r w:rsidRPr="00E641F8">
        <w:rPr>
          <w:lang w:val="en-IN"/>
        </w:rPr>
        <w:t>"Hello World!");  </w:t>
      </w:r>
    </w:p>
    <w:p w:rsidR="00E641F8" w:rsidRPr="00E641F8" w:rsidRDefault="00E641F8" w:rsidP="00E641F8">
      <w:pPr>
        <w:numPr>
          <w:ilvl w:val="0"/>
          <w:numId w:val="2"/>
        </w:numPr>
        <w:rPr>
          <w:lang w:val="en-IN"/>
        </w:rPr>
      </w:pPr>
      <w:r w:rsidRPr="00E641F8">
        <w:rPr>
          <w:lang w:val="en-IN"/>
        </w:rPr>
        <w:t>            }  </w:t>
      </w:r>
    </w:p>
    <w:p w:rsidR="00E641F8" w:rsidRPr="00E641F8" w:rsidRDefault="00E641F8" w:rsidP="00E641F8">
      <w:pPr>
        <w:numPr>
          <w:ilvl w:val="0"/>
          <w:numId w:val="2"/>
        </w:numPr>
        <w:rPr>
          <w:lang w:val="en-IN"/>
        </w:rPr>
      </w:pPr>
      <w:r w:rsidRPr="00E641F8">
        <w:rPr>
          <w:lang w:val="en-IN"/>
        </w:rPr>
        <w:t>    }  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Output:</w:t>
      </w:r>
    </w:p>
    <w:p w:rsidR="00E641F8" w:rsidRPr="00E641F8" w:rsidRDefault="00E641F8" w:rsidP="00E641F8">
      <w:pPr>
        <w:rPr>
          <w:i/>
          <w:iCs/>
          <w:lang w:val="en-IN"/>
        </w:rPr>
      </w:pPr>
      <w:r w:rsidRPr="00E641F8">
        <w:rPr>
          <w:i/>
          <w:iCs/>
          <w:lang w:val="en-IN"/>
        </w:rPr>
        <w:t>Hello World!</w:t>
      </w:r>
    </w:p>
    <w:p w:rsidR="00E641F8" w:rsidRPr="00E641F8" w:rsidRDefault="00E641F8" w:rsidP="00E641F8">
      <w:pPr>
        <w:rPr>
          <w:lang w:val="en-IN"/>
        </w:rPr>
      </w:pPr>
    </w:p>
    <w:p w:rsidR="00E641F8" w:rsidRPr="00E641F8" w:rsidRDefault="00E641F8" w:rsidP="00E641F8">
      <w:pPr>
        <w:rPr>
          <w:lang w:val="en-IN"/>
        </w:rPr>
      </w:pPr>
    </w:p>
    <w:p w:rsidR="00E641F8" w:rsidRPr="00E641F8" w:rsidRDefault="00E641F8" w:rsidP="00E641F8">
      <w:pPr>
        <w:rPr>
          <w:lang w:val="en-IN"/>
        </w:rPr>
      </w:pPr>
    </w:p>
    <w:p w:rsidR="00E641F8" w:rsidRPr="00160049" w:rsidRDefault="00E641F8" w:rsidP="00160049">
      <w:pPr>
        <w:jc w:val="center"/>
        <w:rPr>
          <w:b/>
          <w:sz w:val="40"/>
          <w:szCs w:val="40"/>
          <w:u w:val="single"/>
          <w:lang w:val="en-IN"/>
        </w:rPr>
      </w:pPr>
      <w:r w:rsidRPr="00160049">
        <w:rPr>
          <w:b/>
          <w:sz w:val="40"/>
          <w:szCs w:val="40"/>
          <w:u w:val="single"/>
          <w:lang w:val="en-IN"/>
        </w:rPr>
        <w:lastRenderedPageBreak/>
        <w:t>C# History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b/>
          <w:bCs/>
          <w:lang w:val="en-IN"/>
        </w:rPr>
        <w:t>History of C# language</w:t>
      </w:r>
      <w:r w:rsidRPr="00E641F8">
        <w:rPr>
          <w:lang w:val="en-IN"/>
        </w:rPr>
        <w:t> is interesting to know. Here we are going to discuss brief history of C# language.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C# is pronounced as </w:t>
      </w:r>
      <w:r w:rsidRPr="00E641F8">
        <w:rPr>
          <w:b/>
          <w:bCs/>
          <w:lang w:val="en-IN"/>
        </w:rPr>
        <w:t>"C-Sharp"</w:t>
      </w:r>
      <w:r w:rsidRPr="00E641F8">
        <w:rPr>
          <w:lang w:val="en-IN"/>
        </w:rPr>
        <w:t>. It is an object-oriented programming language provided by </w:t>
      </w:r>
      <w:r w:rsidRPr="00E641F8">
        <w:rPr>
          <w:b/>
          <w:bCs/>
          <w:lang w:val="en-IN"/>
        </w:rPr>
        <w:t>Microsoft</w:t>
      </w:r>
      <w:r w:rsidRPr="00E641F8">
        <w:rPr>
          <w:lang w:val="en-IN"/>
        </w:rPr>
        <w:t> that runs on </w:t>
      </w:r>
      <w:r w:rsidRPr="00E641F8">
        <w:rPr>
          <w:b/>
          <w:bCs/>
          <w:lang w:val="en-IN"/>
        </w:rPr>
        <w:t>.Net Framework.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b/>
          <w:bCs/>
          <w:lang w:val="en-IN"/>
        </w:rPr>
        <w:t>Anders Hejlsberg</w:t>
      </w:r>
      <w:r w:rsidRPr="00E641F8">
        <w:rPr>
          <w:lang w:val="en-IN"/>
        </w:rPr>
        <w:t> is known as the </w:t>
      </w:r>
      <w:r w:rsidRPr="00E641F8">
        <w:rPr>
          <w:b/>
          <w:bCs/>
          <w:lang w:val="en-IN"/>
        </w:rPr>
        <w:t>founder of C# language.</w:t>
      </w:r>
    </w:p>
    <w:p w:rsidR="00E641F8" w:rsidRPr="00E641F8" w:rsidRDefault="00E641F8" w:rsidP="00E641F8">
      <w:pPr>
        <w:rPr>
          <w:lang w:val="en-IN"/>
        </w:rPr>
      </w:pPr>
      <w:r w:rsidRPr="00E641F8">
        <w:drawing>
          <wp:inline distT="0" distB="0" distL="0" distR="0" wp14:anchorId="000644F2" wp14:editId="0B8FA8B2">
            <wp:extent cx="2097405" cy="2862580"/>
            <wp:effectExtent l="0" t="0" r="0" b="0"/>
            <wp:docPr id="85" name="Picture 85" descr="CSHARP Histor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SHARP History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0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It is based on </w:t>
      </w:r>
      <w:r w:rsidRPr="00E641F8">
        <w:rPr>
          <w:b/>
          <w:bCs/>
          <w:lang w:val="en-IN"/>
        </w:rPr>
        <w:t>C++ and Java</w:t>
      </w:r>
      <w:r w:rsidRPr="00E641F8">
        <w:rPr>
          <w:lang w:val="en-IN"/>
        </w:rPr>
        <w:t>, but it has many additional extensions used to perform component oriented programming approach.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C# has evolved much since their first release in the year </w:t>
      </w:r>
      <w:r w:rsidRPr="00E641F8">
        <w:rPr>
          <w:b/>
          <w:bCs/>
          <w:lang w:val="en-IN"/>
        </w:rPr>
        <w:t>2002</w:t>
      </w:r>
      <w:r w:rsidRPr="00E641F8">
        <w:rPr>
          <w:lang w:val="en-IN"/>
        </w:rPr>
        <w:t>. It was introduced with </w:t>
      </w:r>
      <w:r w:rsidRPr="00E641F8">
        <w:rPr>
          <w:b/>
          <w:bCs/>
          <w:lang w:val="en-IN"/>
        </w:rPr>
        <w:t>.NET Framework 1.0</w:t>
      </w:r>
      <w:r w:rsidRPr="00E641F8">
        <w:rPr>
          <w:lang w:val="en-IN"/>
        </w:rPr>
        <w:t> and the current version of C# is 5.0.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Let's see the important features introduced in each version of C# are given below.</w:t>
      </w:r>
    </w:p>
    <w:p w:rsidR="00E641F8" w:rsidRPr="00E641F8" w:rsidRDefault="00E641F8" w:rsidP="00E641F8">
      <w:pPr>
        <w:rPr>
          <w:ins w:id="0" w:author="Unknown"/>
          <w:lang w:val="en-IN"/>
        </w:rPr>
      </w:pPr>
      <w:ins w:id="1" w:author="Unknown">
        <w:r w:rsidRPr="00E641F8">
          <w:lastRenderedPageBreak/>
          <w:drawing>
            <wp:inline distT="0" distB="0" distL="0" distR="0" wp14:anchorId="214771A9" wp14:editId="4CE01BFB">
              <wp:extent cx="5526405" cy="4443095"/>
              <wp:effectExtent l="0" t="0" r="0" b="0"/>
              <wp:docPr id="84" name="Picture 84" descr="CSHARP History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4" descr="CSHARP History 2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526405" cy="4443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E641F8" w:rsidRPr="00160049" w:rsidRDefault="00E641F8" w:rsidP="00160049">
      <w:pPr>
        <w:jc w:val="center"/>
        <w:rPr>
          <w:b/>
          <w:sz w:val="40"/>
          <w:szCs w:val="40"/>
          <w:u w:val="single"/>
          <w:lang w:val="en-IN"/>
        </w:rPr>
      </w:pPr>
    </w:p>
    <w:p w:rsidR="00E641F8" w:rsidRPr="00160049" w:rsidRDefault="00E641F8" w:rsidP="00160049">
      <w:pPr>
        <w:jc w:val="center"/>
        <w:rPr>
          <w:b/>
          <w:sz w:val="40"/>
          <w:szCs w:val="40"/>
          <w:u w:val="single"/>
          <w:lang w:val="en-IN"/>
        </w:rPr>
      </w:pPr>
      <w:r w:rsidRPr="00160049">
        <w:rPr>
          <w:b/>
          <w:sz w:val="40"/>
          <w:szCs w:val="40"/>
          <w:u w:val="single"/>
          <w:lang w:val="en-IN"/>
        </w:rPr>
        <w:t>C# Features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C# is object oriented programming language. It provides a lot of </w:t>
      </w:r>
      <w:r w:rsidRPr="00E641F8">
        <w:rPr>
          <w:b/>
          <w:bCs/>
          <w:lang w:val="en-IN"/>
        </w:rPr>
        <w:t>features</w:t>
      </w:r>
      <w:r w:rsidRPr="00E641F8">
        <w:rPr>
          <w:lang w:val="en-IN"/>
        </w:rPr>
        <w:t> that are given below.</w:t>
      </w:r>
    </w:p>
    <w:p w:rsidR="00E641F8" w:rsidRPr="00E641F8" w:rsidRDefault="00E641F8" w:rsidP="00E641F8">
      <w:pPr>
        <w:numPr>
          <w:ilvl w:val="0"/>
          <w:numId w:val="3"/>
        </w:numPr>
        <w:rPr>
          <w:lang w:val="en-IN"/>
        </w:rPr>
      </w:pPr>
      <w:r w:rsidRPr="00E641F8">
        <w:rPr>
          <w:lang w:val="en-IN"/>
        </w:rPr>
        <w:t>Simple</w:t>
      </w:r>
    </w:p>
    <w:p w:rsidR="00E641F8" w:rsidRPr="00E641F8" w:rsidRDefault="00E641F8" w:rsidP="00E641F8">
      <w:pPr>
        <w:numPr>
          <w:ilvl w:val="0"/>
          <w:numId w:val="3"/>
        </w:numPr>
        <w:rPr>
          <w:lang w:val="en-IN"/>
        </w:rPr>
      </w:pPr>
      <w:r w:rsidRPr="00E641F8">
        <w:rPr>
          <w:lang w:val="en-IN"/>
        </w:rPr>
        <w:t>Modern programming language</w:t>
      </w:r>
    </w:p>
    <w:p w:rsidR="00E641F8" w:rsidRPr="00E641F8" w:rsidRDefault="00E641F8" w:rsidP="00E641F8">
      <w:pPr>
        <w:numPr>
          <w:ilvl w:val="0"/>
          <w:numId w:val="3"/>
        </w:numPr>
        <w:rPr>
          <w:lang w:val="en-IN"/>
        </w:rPr>
      </w:pPr>
      <w:r w:rsidRPr="00E641F8">
        <w:rPr>
          <w:lang w:val="en-IN"/>
        </w:rPr>
        <w:t>Object oriented</w:t>
      </w:r>
    </w:p>
    <w:p w:rsidR="00E641F8" w:rsidRPr="00E641F8" w:rsidRDefault="00E641F8" w:rsidP="00E641F8">
      <w:pPr>
        <w:numPr>
          <w:ilvl w:val="0"/>
          <w:numId w:val="3"/>
        </w:numPr>
        <w:rPr>
          <w:lang w:val="en-IN"/>
        </w:rPr>
      </w:pPr>
      <w:r w:rsidRPr="00E641F8">
        <w:rPr>
          <w:lang w:val="en-IN"/>
        </w:rPr>
        <w:t>Type safe</w:t>
      </w:r>
    </w:p>
    <w:p w:rsidR="00E641F8" w:rsidRPr="00E641F8" w:rsidRDefault="00E641F8" w:rsidP="00E641F8">
      <w:pPr>
        <w:numPr>
          <w:ilvl w:val="0"/>
          <w:numId w:val="3"/>
        </w:numPr>
        <w:rPr>
          <w:lang w:val="en-IN"/>
        </w:rPr>
      </w:pPr>
      <w:r w:rsidRPr="00E641F8">
        <w:rPr>
          <w:lang w:val="en-IN"/>
        </w:rPr>
        <w:t>Interoperability</w:t>
      </w:r>
    </w:p>
    <w:p w:rsidR="00E641F8" w:rsidRPr="00E641F8" w:rsidRDefault="00E641F8" w:rsidP="00E641F8">
      <w:pPr>
        <w:numPr>
          <w:ilvl w:val="0"/>
          <w:numId w:val="3"/>
        </w:numPr>
        <w:rPr>
          <w:lang w:val="en-IN"/>
        </w:rPr>
      </w:pPr>
      <w:r w:rsidRPr="00E641F8">
        <w:rPr>
          <w:lang w:val="en-IN"/>
        </w:rPr>
        <w:t>Scalable and Updateable</w:t>
      </w:r>
    </w:p>
    <w:p w:rsidR="00E641F8" w:rsidRPr="00E641F8" w:rsidRDefault="00E641F8" w:rsidP="00E641F8">
      <w:pPr>
        <w:numPr>
          <w:ilvl w:val="0"/>
          <w:numId w:val="3"/>
        </w:numPr>
        <w:rPr>
          <w:lang w:val="en-IN"/>
        </w:rPr>
      </w:pPr>
      <w:r w:rsidRPr="00E641F8">
        <w:rPr>
          <w:lang w:val="en-IN"/>
        </w:rPr>
        <w:t>Component oriented</w:t>
      </w:r>
    </w:p>
    <w:p w:rsidR="00E641F8" w:rsidRPr="00E641F8" w:rsidRDefault="00E641F8" w:rsidP="00E641F8">
      <w:pPr>
        <w:numPr>
          <w:ilvl w:val="0"/>
          <w:numId w:val="3"/>
        </w:numPr>
        <w:rPr>
          <w:lang w:val="en-IN"/>
        </w:rPr>
      </w:pPr>
      <w:r w:rsidRPr="00E641F8">
        <w:rPr>
          <w:lang w:val="en-IN"/>
        </w:rPr>
        <w:t>Structured programming language</w:t>
      </w:r>
    </w:p>
    <w:p w:rsidR="00E641F8" w:rsidRPr="00E641F8" w:rsidRDefault="00E641F8" w:rsidP="00E641F8">
      <w:pPr>
        <w:numPr>
          <w:ilvl w:val="0"/>
          <w:numId w:val="3"/>
        </w:numPr>
        <w:rPr>
          <w:lang w:val="en-IN"/>
        </w:rPr>
      </w:pPr>
      <w:r w:rsidRPr="00E641F8">
        <w:rPr>
          <w:lang w:val="en-IN"/>
        </w:rPr>
        <w:t>Rich Library</w:t>
      </w:r>
    </w:p>
    <w:p w:rsidR="00E641F8" w:rsidRPr="00E641F8" w:rsidRDefault="00E641F8" w:rsidP="00E641F8">
      <w:pPr>
        <w:numPr>
          <w:ilvl w:val="0"/>
          <w:numId w:val="3"/>
        </w:numPr>
        <w:rPr>
          <w:lang w:val="en-IN"/>
        </w:rPr>
      </w:pPr>
      <w:r w:rsidRPr="00E641F8">
        <w:rPr>
          <w:lang w:val="en-IN"/>
        </w:rPr>
        <w:lastRenderedPageBreak/>
        <w:t>Fast speed</w:t>
      </w:r>
    </w:p>
    <w:p w:rsidR="00E641F8" w:rsidRPr="00E641F8" w:rsidRDefault="00E641F8" w:rsidP="00E641F8">
      <w:pPr>
        <w:rPr>
          <w:lang w:val="en-IN"/>
        </w:rPr>
      </w:pPr>
      <w:r w:rsidRPr="00E641F8">
        <w:drawing>
          <wp:inline distT="0" distB="0" distL="0" distR="0" wp14:anchorId="4C9E4DAA" wp14:editId="701658A8">
            <wp:extent cx="5407025" cy="3568065"/>
            <wp:effectExtent l="0" t="0" r="3175" b="0"/>
            <wp:docPr id="86" name="Picture 86" descr="CSharp Feature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Sharp Features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2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pict>
          <v:rect id="_x0000_i1025" style="width:0;height:.75pt" o:hralign="center" o:hrstd="t" o:hrnoshade="t" o:hr="t" fillcolor="#2b2a29" stroked="f"/>
        </w:pict>
      </w:r>
    </w:p>
    <w:p w:rsidR="00E641F8" w:rsidRPr="00436AB7" w:rsidRDefault="00E641F8" w:rsidP="00E641F8">
      <w:pPr>
        <w:rPr>
          <w:b/>
          <w:u w:val="single"/>
          <w:lang w:val="en-IN"/>
        </w:rPr>
      </w:pPr>
      <w:r w:rsidRPr="00436AB7">
        <w:rPr>
          <w:b/>
          <w:u w:val="single"/>
          <w:lang w:val="en-IN"/>
        </w:rPr>
        <w:t>1) Simple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C# is a simple language in the sense that it provides structured approach (to break the problem into parts), rich set of library functions, data types etc.</w:t>
      </w:r>
    </w:p>
    <w:p w:rsidR="00E641F8" w:rsidRPr="00436AB7" w:rsidRDefault="00E641F8" w:rsidP="00E641F8">
      <w:pPr>
        <w:rPr>
          <w:b/>
          <w:u w:val="single"/>
          <w:lang w:val="en-IN"/>
        </w:rPr>
      </w:pPr>
      <w:r w:rsidRPr="00436AB7">
        <w:rPr>
          <w:b/>
          <w:u w:val="single"/>
          <w:lang w:val="en-IN"/>
        </w:rPr>
        <w:t>2) Modern Programming Language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C# programming is based upon the current trend and it is very powerful and simple for building scalable, interoperable and robust applications.</w:t>
      </w:r>
    </w:p>
    <w:p w:rsidR="00E641F8" w:rsidRPr="00436AB7" w:rsidRDefault="00E641F8" w:rsidP="00E641F8">
      <w:pPr>
        <w:rPr>
          <w:b/>
          <w:u w:val="single"/>
          <w:lang w:val="en-IN"/>
        </w:rPr>
      </w:pPr>
      <w:r w:rsidRPr="00436AB7">
        <w:rPr>
          <w:b/>
          <w:u w:val="single"/>
          <w:lang w:val="en-IN"/>
        </w:rPr>
        <w:t>3) Object Oriented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C# is object oriented programming language. OOPs makes development and maintenance easier where as in Procedure-oriented programming language it is not easy to manage if code grows as project size grow.</w:t>
      </w:r>
    </w:p>
    <w:p w:rsidR="00E641F8" w:rsidRPr="00436AB7" w:rsidRDefault="00E641F8" w:rsidP="00E641F8">
      <w:pPr>
        <w:rPr>
          <w:b/>
          <w:u w:val="single"/>
          <w:lang w:val="en-IN"/>
        </w:rPr>
      </w:pPr>
      <w:r w:rsidRPr="00436AB7">
        <w:rPr>
          <w:b/>
          <w:u w:val="single"/>
          <w:lang w:val="en-IN"/>
        </w:rPr>
        <w:t>4) Type Safe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C# type safe code can only access the memory location that it has permission to execute. Therefore it improves a security of the program.</w:t>
      </w:r>
    </w:p>
    <w:p w:rsidR="00E641F8" w:rsidRPr="00436AB7" w:rsidRDefault="00E641F8" w:rsidP="00E641F8">
      <w:pPr>
        <w:rPr>
          <w:b/>
          <w:u w:val="single"/>
          <w:lang w:val="en-IN"/>
        </w:rPr>
      </w:pPr>
      <w:r w:rsidRPr="00436AB7">
        <w:rPr>
          <w:b/>
          <w:u w:val="single"/>
          <w:lang w:val="en-IN"/>
        </w:rPr>
        <w:t>5) Interoperability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Interoperability process enables the C# programs to do almost anything that a native C++ application can do.</w:t>
      </w:r>
    </w:p>
    <w:p w:rsidR="00E641F8" w:rsidRPr="00436AB7" w:rsidRDefault="00E641F8" w:rsidP="00E641F8">
      <w:pPr>
        <w:rPr>
          <w:b/>
          <w:u w:val="single"/>
          <w:lang w:val="en-IN"/>
        </w:rPr>
      </w:pPr>
      <w:r w:rsidRPr="00436AB7">
        <w:rPr>
          <w:b/>
          <w:u w:val="single"/>
          <w:lang w:val="en-IN"/>
        </w:rPr>
        <w:lastRenderedPageBreak/>
        <w:t>6) Scalable and Updateable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C# is automatic scalable and updateable programming language. For updating our application we delete the old files and update them with new ones.</w:t>
      </w:r>
    </w:p>
    <w:p w:rsidR="00E641F8" w:rsidRPr="00436AB7" w:rsidRDefault="00E641F8" w:rsidP="00E641F8">
      <w:pPr>
        <w:rPr>
          <w:b/>
          <w:u w:val="single"/>
          <w:lang w:val="en-IN"/>
        </w:rPr>
      </w:pPr>
      <w:r w:rsidRPr="00436AB7">
        <w:rPr>
          <w:b/>
          <w:u w:val="single"/>
          <w:lang w:val="en-IN"/>
        </w:rPr>
        <w:t>7) Component Oriented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C# is component oriented programming language. It is the predominant software development methodology used to develop more robust and highly scalable applications.</w:t>
      </w:r>
    </w:p>
    <w:p w:rsidR="00E641F8" w:rsidRPr="00436AB7" w:rsidRDefault="00E641F8" w:rsidP="00E641F8">
      <w:pPr>
        <w:rPr>
          <w:b/>
          <w:u w:val="single"/>
          <w:lang w:val="en-IN"/>
        </w:rPr>
      </w:pPr>
      <w:r w:rsidRPr="00436AB7">
        <w:rPr>
          <w:b/>
          <w:u w:val="single"/>
          <w:lang w:val="en-IN"/>
        </w:rPr>
        <w:t>8) Structured Programming Language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C# is a structured programming language in the sense that we can break the program into parts using functions. So, it is easy to understand and modify.</w:t>
      </w:r>
    </w:p>
    <w:p w:rsidR="00E641F8" w:rsidRPr="00436AB7" w:rsidRDefault="00E641F8" w:rsidP="00E641F8">
      <w:pPr>
        <w:rPr>
          <w:b/>
          <w:u w:val="single"/>
          <w:lang w:val="en-IN"/>
        </w:rPr>
      </w:pPr>
      <w:r w:rsidRPr="00436AB7">
        <w:rPr>
          <w:b/>
          <w:u w:val="single"/>
          <w:lang w:val="en-IN"/>
        </w:rPr>
        <w:t>9) Rich Library</w:t>
      </w:r>
    </w:p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C# provides a lot of inbuilt functions that makes the development fast.</w:t>
      </w:r>
    </w:p>
    <w:p w:rsidR="00E641F8" w:rsidRPr="00436AB7" w:rsidRDefault="00E641F8" w:rsidP="00E641F8">
      <w:pPr>
        <w:rPr>
          <w:b/>
          <w:u w:val="single"/>
          <w:lang w:val="en-IN"/>
        </w:rPr>
      </w:pPr>
      <w:bookmarkStart w:id="2" w:name="_GoBack"/>
      <w:r w:rsidRPr="00436AB7">
        <w:rPr>
          <w:b/>
          <w:u w:val="single"/>
          <w:lang w:val="en-IN"/>
        </w:rPr>
        <w:t>10) Fast Speed</w:t>
      </w:r>
    </w:p>
    <w:bookmarkEnd w:id="2"/>
    <w:p w:rsidR="00E641F8" w:rsidRPr="00E641F8" w:rsidRDefault="00E641F8" w:rsidP="00E641F8">
      <w:pPr>
        <w:rPr>
          <w:lang w:val="en-IN"/>
        </w:rPr>
      </w:pPr>
      <w:r w:rsidRPr="00E641F8">
        <w:rPr>
          <w:lang w:val="en-IN"/>
        </w:rPr>
        <w:t>The compilation and execution time of C# language is fast.</w:t>
      </w:r>
    </w:p>
    <w:p w:rsidR="00B96216" w:rsidRDefault="00436AB7"/>
    <w:sectPr w:rsidR="00B962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7E70CD"/>
    <w:multiLevelType w:val="multilevel"/>
    <w:tmpl w:val="4FC2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F1512A"/>
    <w:multiLevelType w:val="multilevel"/>
    <w:tmpl w:val="E1D0A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4290975"/>
    <w:multiLevelType w:val="multilevel"/>
    <w:tmpl w:val="D9F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24E"/>
    <w:rsid w:val="00160049"/>
    <w:rsid w:val="002E524E"/>
    <w:rsid w:val="003D5BCD"/>
    <w:rsid w:val="00436AB7"/>
    <w:rsid w:val="007954F6"/>
    <w:rsid w:val="00E6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60478E-DAED-4A7B-96D5-12D8F8362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41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2024-11-12T09:23:00Z</dcterms:created>
  <dcterms:modified xsi:type="dcterms:W3CDTF">2024-11-12T09:26:00Z</dcterms:modified>
</cp:coreProperties>
</file>